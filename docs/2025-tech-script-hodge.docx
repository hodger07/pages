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0707" w14:textId="77777777" w:rsidR="003D77AD" w:rsidRDefault="00000000">
      <w:pPr>
        <w:pStyle w:val="Heading1"/>
      </w:pPr>
      <w:r>
        <w:t>Full-Length Service Call Script – Training Edition</w:t>
      </w:r>
    </w:p>
    <w:p w14:paraId="340784DA" w14:textId="77777777" w:rsidR="003D77AD" w:rsidRDefault="00000000">
      <w:pPr>
        <w:pStyle w:val="Heading2"/>
      </w:pPr>
      <w:r>
        <w:t>0) Pre-Arrival</w:t>
      </w:r>
    </w:p>
    <w:p w14:paraId="1F805EF6" w14:textId="77777777" w:rsidR="003D77AD" w:rsidRDefault="00000000">
      <w:r>
        <w:t>Positive Vehicle Placement</w:t>
      </w:r>
    </w:p>
    <w:p w14:paraId="1AC7CCF3" w14:textId="40E82AE2" w:rsidR="003D77AD" w:rsidRDefault="00000000">
      <w:r>
        <w:t>(Make sure the vehicle is clean – shiny tires, organized, presentable</w:t>
      </w:r>
      <w:ins w:id="0" w:author="richard hodge" w:date="2025-08-16T07:35:00Z" w16du:dateUtc="2025-08-16T12:35:00Z">
        <w:r w:rsidR="00173E34">
          <w:t xml:space="preserve"> you must look and act the part – leave all problems in the van – put the phone on vibrate</w:t>
        </w:r>
      </w:ins>
      <w:r>
        <w:t>)</w:t>
      </w:r>
    </w:p>
    <w:p w14:paraId="7E0E47FC" w14:textId="77777777" w:rsidR="003D77AD" w:rsidRDefault="00000000">
      <w:pPr>
        <w:pStyle w:val="Heading2"/>
      </w:pPr>
      <w:r>
        <w:t>1) Approaching the Home</w:t>
      </w:r>
    </w:p>
    <w:p w14:paraId="04EC9A38" w14:textId="77777777" w:rsidR="003D77AD" w:rsidRDefault="00000000">
      <w:r>
        <w:t>Clean Approach to Door</w:t>
      </w:r>
    </w:p>
    <w:p w14:paraId="03E4F9A4" w14:textId="77777777" w:rsidR="003D77AD" w:rsidRDefault="00000000">
      <w:r>
        <w:t>(Walk with confidence, good posture, smile – this builds esteem)</w:t>
      </w:r>
    </w:p>
    <w:p w14:paraId="0249AAE6" w14:textId="77777777" w:rsidR="003D77AD" w:rsidRDefault="00000000">
      <w:r>
        <w:t>Fast Brisk Pace from Van to Door</w:t>
      </w:r>
    </w:p>
    <w:p w14:paraId="5F2DF45F" w14:textId="6DFF8CD7" w:rsidR="003D77AD" w:rsidRDefault="00173E34">
      <w:ins w:id="1" w:author="richard hodge" w:date="2025-08-16T07:35:00Z" w16du:dateUtc="2025-08-16T12:35:00Z">
        <w:r>
          <w:t>minimum required tools only, you don</w:t>
        </w:r>
      </w:ins>
      <w:ins w:id="2" w:author="richard hodge" w:date="2025-08-16T07:36:00Z" w16du:dateUtc="2025-08-16T12:36:00Z">
        <w:r>
          <w:t>’t want them to think you are just a “fixer</w:t>
        </w:r>
        <w:proofErr w:type="gramStart"/>
        <w:r>
          <w:t>” ,</w:t>
        </w:r>
        <w:proofErr w:type="gramEnd"/>
        <w:r>
          <w:t xml:space="preserve"> you are a professional – just like a doctor doesn’t walk in with </w:t>
        </w:r>
        <w:proofErr w:type="gramStart"/>
        <w:r>
          <w:t>all of</w:t>
        </w:r>
        <w:proofErr w:type="gramEnd"/>
        <w:r>
          <w:t xml:space="preserve"> his tools</w:t>
        </w:r>
      </w:ins>
    </w:p>
    <w:p w14:paraId="0104D0E9" w14:textId="77777777" w:rsidR="003D77AD" w:rsidRDefault="00000000">
      <w:r>
        <w:t>Knock on Door Frame</w:t>
      </w:r>
    </w:p>
    <w:p w14:paraId="30CF3072" w14:textId="77777777" w:rsidR="003D77AD" w:rsidRDefault="00000000">
      <w:r>
        <w:t>(Step back to tool bag while smiling)</w:t>
      </w:r>
    </w:p>
    <w:p>
      <w:pPr>
        <w:pStyle w:val="Normal"/>
      </w:pPr>
      <w:r>
        <w:rPr>
          <w:b/>
        </w:rPr>
        <w:t>Put down Mister Sparky floor mat</w:t>
      </w:r>
    </w:p>
    <w:p w14:paraId="178248EE" w14:textId="77777777" w:rsidR="003D77AD" w:rsidRDefault="00000000">
      <w:pPr>
        <w:pStyle w:val="Heading2"/>
      </w:pPr>
      <w:r>
        <w:t>2) Introduction</w:t>
      </w:r>
    </w:p>
    <w:p w14:paraId="7C348453" w14:textId="25CD6494" w:rsidR="003D77AD" w:rsidRDefault="00000000">
      <w:r>
        <w:t>“Hi, my name is Albert</w:t>
      </w:r>
      <w:r w:rsidR="00A14CED">
        <w:t>, I am with Mister Sparky!</w:t>
      </w:r>
      <w:r>
        <w:t xml:space="preserve"> I’m here to see </w:t>
      </w:r>
      <w:proofErr w:type="spellStart"/>
      <w:r w:rsidR="00A14CED">
        <w:t>Mr</w:t>
      </w:r>
      <w:proofErr w:type="spellEnd"/>
      <w:r w:rsidR="00A14CED">
        <w:t>/</w:t>
      </w:r>
      <w:proofErr w:type="spellStart"/>
      <w:r w:rsidR="00A14CED">
        <w:t>Mrs</w:t>
      </w:r>
      <w:proofErr w:type="spellEnd"/>
      <w:r w:rsidR="00A14CED">
        <w:t>/Ms.</w:t>
      </w:r>
      <w:r w:rsidR="00703E13">
        <w:t xml:space="preserve"> Doe</w:t>
      </w:r>
      <w:r>
        <w:t>.”</w:t>
      </w:r>
      <w:ins w:id="3" w:author="richard hodge" w:date="2025-08-16T07:36:00Z" w16du:dateUtc="2025-08-16T12:36:00Z">
        <w:r w:rsidR="00173E34">
          <w:t xml:space="preserve"> Proper </w:t>
        </w:r>
      </w:ins>
      <w:ins w:id="4" w:author="richard hodge" w:date="2025-08-16T07:37:00Z" w16du:dateUtc="2025-08-16T12:37:00Z">
        <w:r w:rsidR="00173E34">
          <w:t xml:space="preserve">sir name only at this point </w:t>
        </w:r>
      </w:ins>
    </w:p>
    <w:p w14:paraId="05C54CA5" w14:textId="1AA11F08" w:rsidR="003D77AD" w:rsidRDefault="00000000">
      <w:r>
        <w:t xml:space="preserve">“Good to meet you, </w:t>
      </w:r>
      <w:ins w:id="5" w:author="richard hodge" w:date="2025-08-16T07:37:00Z" w16du:dateUtc="2025-08-16T12:37:00Z">
        <w:r w:rsidR="00173E34">
          <w:t>Mr. Sir name</w:t>
        </w:r>
      </w:ins>
      <w:r>
        <w:t>. I’m going to be your electrician today!”</w:t>
      </w:r>
    </w:p>
    <w:p w14:paraId="7D1A019F" w14:textId="77777777" w:rsidR="003D77AD" w:rsidRDefault="00000000">
      <w:r>
        <w:t>“Do you mind if I call you John?”</w:t>
      </w:r>
    </w:p>
    <w:p w14:paraId="69BD2CFE" w14:textId="77777777" w:rsidR="003D77AD" w:rsidRDefault="00000000">
      <w:r>
        <w:t>“Ok, great!”</w:t>
      </w:r>
    </w:p>
    <w:p w14:paraId="1973EC42" w14:textId="259820A8" w:rsidR="003D77AD" w:rsidRDefault="00000000">
      <w:r>
        <w:t xml:space="preserve">Van Placement Acknowledgment: “Is my van </w:t>
      </w:r>
      <w:proofErr w:type="gramStart"/>
      <w:r>
        <w:t>parked</w:t>
      </w:r>
      <w:proofErr w:type="gramEnd"/>
      <w:r>
        <w:t xml:space="preserve"> okay?”</w:t>
      </w:r>
      <w:ins w:id="6" w:author="richard hodge" w:date="2025-08-16T07:37:00Z" w16du:dateUtc="2025-08-16T12:37:00Z">
        <w:r w:rsidR="00173E34">
          <w:t xml:space="preserve"> great, I just want to make sure I am not going to block any parking for family friends, yard crews, or deliveries</w:t>
        </w:r>
      </w:ins>
    </w:p>
    <w:p w14:paraId="0F3B6D9B" w14:textId="77777777" w:rsidR="003D77AD" w:rsidRDefault="00000000">
      <w:r>
        <w:t>Entry Request: “Do you mind if I come in?”</w:t>
      </w:r>
    </w:p>
    <w:p w14:paraId="75E88DAD" w14:textId="77777777" w:rsidR="003D77AD" w:rsidRDefault="00000000">
      <w:r>
        <w:t>Floor Saver Announcement: “Let me put on my floor savers.”</w:t>
      </w:r>
    </w:p>
    <w:p w14:paraId="08DDBA7A" w14:textId="37A8ADA2" w:rsidR="00A14CED" w:rsidRDefault="00A14CED" w:rsidP="00A14CED">
      <w:pPr>
        <w:pStyle w:val="Heading2"/>
      </w:pPr>
      <w:r>
        <w:t>2</w:t>
      </w:r>
      <w:r>
        <w:t>b</w:t>
      </w:r>
      <w:r>
        <w:t xml:space="preserve">) </w:t>
      </w:r>
      <w:r>
        <w:t>Your dragged into being a tool rather than human and how to deal and transition away from it</w:t>
      </w:r>
    </w:p>
    <w:p w14:paraId="759012CA" w14:textId="173CA98A" w:rsidR="003D77AD" w:rsidRDefault="00000000">
      <w:r>
        <w:t>Why You’re There: “I understand that you have a few outlets not working.”</w:t>
      </w:r>
      <w:ins w:id="7" w:author="richard hodge" w:date="2025-08-16T07:38:00Z" w16du:dateUtc="2025-08-16T12:38:00Z">
        <w:r w:rsidR="00173E34">
          <w:t xml:space="preserve"> I wouldn’t lead with this right now unless the custo</w:t>
        </w:r>
      </w:ins>
      <w:ins w:id="8" w:author="richard hodge" w:date="2025-08-16T07:39:00Z" w16du:dateUtc="2025-08-16T12:39:00Z">
        <w:r w:rsidR="00173E34">
          <w:t xml:space="preserve">mer forces the issue if </w:t>
        </w:r>
        <w:proofErr w:type="gramStart"/>
        <w:r w:rsidR="00173E34">
          <w:t>so</w:t>
        </w:r>
        <w:proofErr w:type="gramEnd"/>
        <w:r w:rsidR="00173E34">
          <w:t xml:space="preserve"> then yes I would roll with it and circle back to relationship building </w:t>
        </w:r>
      </w:ins>
    </w:p>
    <w:p w14:paraId="13EE5E4A" w14:textId="05FAE4CC" w:rsidR="00A14CED" w:rsidRDefault="00A14CED">
      <w:r>
        <w:t>“No problem at all, you don’t need to worry sir / mam we will get that problem fixed up for you and get you back to normal”</w:t>
      </w:r>
    </w:p>
    <w:p w14:paraId="6DF48677" w14:textId="5D19DE44" w:rsidR="00A14CED" w:rsidRDefault="00A14CED">
      <w:r>
        <w:t xml:space="preserve">Transition into Rapport building </w:t>
      </w:r>
    </w:p>
    <w:p w14:paraId="336DB6F9" w14:textId="77777777" w:rsidR="00866EC8" w:rsidRDefault="00000000">
      <w:pPr>
        <w:pStyle w:val="Heading2"/>
      </w:pPr>
      <w:r>
        <w:lastRenderedPageBreak/>
        <w:t>3) Rapport Questions (Pre-empting Spouse Objection)</w:t>
      </w:r>
    </w:p>
    <w:p w14:paraId="332DD3A2" w14:textId="41F59EEA" w:rsidR="003D77AD" w:rsidRDefault="00866EC8">
      <w:pPr>
        <w:pStyle w:val="Heading2"/>
        <w:rPr>
          <w:b w:val="0"/>
          <w:bCs w:val="0"/>
        </w:rPr>
      </w:pPr>
      <w:r>
        <w:rPr>
          <w:rFonts w:asciiTheme="minorHAnsi" w:hAnsiTheme="minorHAnsi"/>
          <w:b w:val="0"/>
          <w:bCs w:val="0"/>
          <w:color w:val="auto"/>
        </w:rPr>
        <w:t>“John, since this is the first time we have worked together – would it be if we sat down for a few minutes to review everything where you are most comfortable in the house before I get started?”</w:t>
      </w:r>
      <w:ins w:id="9" w:author="richard hodge" w:date="2025-08-16T07:39:00Z" w16du:dateUtc="2025-08-16T12:39:00Z">
        <w:r w:rsidR="00173E34">
          <w:br/>
        </w:r>
        <w:r w:rsidR="00173E34">
          <w:rPr>
            <w:b w:val="0"/>
            <w:bCs w:val="0"/>
          </w:rPr>
          <w:t xml:space="preserve">this should not be </w:t>
        </w:r>
        <w:proofErr w:type="spellStart"/>
        <w:r w:rsidR="00173E34">
          <w:rPr>
            <w:b w:val="0"/>
            <w:bCs w:val="0"/>
          </w:rPr>
          <w:t>prescripted</w:t>
        </w:r>
        <w:proofErr w:type="spellEnd"/>
        <w:r w:rsidR="00173E34">
          <w:rPr>
            <w:b w:val="0"/>
            <w:bCs w:val="0"/>
          </w:rPr>
          <w:t xml:space="preserve"> it needs to flow fro</w:t>
        </w:r>
      </w:ins>
      <w:ins w:id="10" w:author="richard hodge" w:date="2025-08-16T07:40:00Z" w16du:dateUtc="2025-08-16T12:40:00Z">
        <w:r w:rsidR="00173E34">
          <w:rPr>
            <w:b w:val="0"/>
            <w:bCs w:val="0"/>
          </w:rPr>
          <w:t>m each technician call by call but should always follow this format:  Only build relationship based on F.O.R.M. family, occupation, recreation, material possessions – and you need to have a minimum</w:t>
        </w:r>
      </w:ins>
      <w:ins w:id="11" w:author="richard hodge" w:date="2025-08-16T07:44:00Z" w16du:dateUtc="2025-08-16T12:44:00Z">
        <w:r w:rsidR="00173E34">
          <w:rPr>
            <w:b w:val="0"/>
            <w:bCs w:val="0"/>
          </w:rPr>
          <w:t xml:space="preserve">: 3x3x3 – 3 topics, </w:t>
        </w:r>
        <w:r w:rsidR="006B4D14">
          <w:rPr>
            <w:b w:val="0"/>
            <w:bCs w:val="0"/>
          </w:rPr>
          <w:t>3 volleys (back and forth), 3 notes taken down</w:t>
        </w:r>
      </w:ins>
      <w:ins w:id="12" w:author="richard hodge" w:date="2025-08-16T07:45:00Z" w16du:dateUtc="2025-08-16T12:45:00Z">
        <w:r w:rsidR="006B4D14">
          <w:rPr>
            <w:b w:val="0"/>
            <w:bCs w:val="0"/>
          </w:rPr>
          <w:t>.  You know you can move on and check this box when: 1) they are providing you good information beyond “yes / no</w:t>
        </w:r>
        <w:proofErr w:type="gramStart"/>
        <w:r w:rsidR="006B4D14">
          <w:rPr>
            <w:b w:val="0"/>
            <w:bCs w:val="0"/>
          </w:rPr>
          <w:t>” ,</w:t>
        </w:r>
        <w:proofErr w:type="gramEnd"/>
        <w:r w:rsidR="006B4D14">
          <w:rPr>
            <w:b w:val="0"/>
            <w:bCs w:val="0"/>
          </w:rPr>
          <w:t xml:space="preserve"> 2) you can feel they are connecting with you 3) </w:t>
        </w:r>
      </w:ins>
      <w:ins w:id="13" w:author="richard hodge" w:date="2025-08-16T07:49:00Z" w16du:dateUtc="2025-08-16T12:49:00Z">
        <w:r w:rsidR="006B4D14">
          <w:rPr>
            <w:b w:val="0"/>
            <w:bCs w:val="0"/>
          </w:rPr>
          <w:t xml:space="preserve">you can tell they want and are ready to move forward </w:t>
        </w:r>
      </w:ins>
    </w:p>
    <w:p w14:paraId="33F4E1DD" w14:textId="2D028817" w:rsidR="00A14CED" w:rsidRDefault="00A14CED" w:rsidP="00A14CED">
      <w:pPr>
        <w:rPr>
          <w:rFonts w:asciiTheme="majorHAnsi" w:hAnsiTheme="majorHAnsi" w:cstheme="majorHAnsi"/>
          <w:color w:val="EE0000"/>
        </w:rPr>
      </w:pPr>
      <w:r w:rsidRPr="00A14CED">
        <w:rPr>
          <w:rFonts w:asciiTheme="majorHAnsi" w:hAnsiTheme="majorHAnsi" w:cstheme="majorHAnsi"/>
          <w:color w:val="EE0000"/>
        </w:rPr>
        <w:t xml:space="preserve">Key </w:t>
      </w:r>
      <w:r>
        <w:rPr>
          <w:rFonts w:asciiTheme="majorHAnsi" w:hAnsiTheme="majorHAnsi" w:cstheme="majorHAnsi"/>
          <w:color w:val="EE0000"/>
        </w:rPr>
        <w:t xml:space="preserve">Questions to tangibly grade if you have succeeded in rapport building: </w:t>
      </w:r>
    </w:p>
    <w:p w14:paraId="03BBECBE" w14:textId="2856D7DE" w:rsidR="00A14CED" w:rsidRDefault="00A14CED" w:rsidP="00530514">
      <w:pPr>
        <w:spacing w:after="0"/>
        <w:rPr>
          <w:rFonts w:asciiTheme="majorHAnsi" w:hAnsiTheme="majorHAnsi" w:cstheme="majorHAnsi"/>
          <w:color w:val="EE0000"/>
        </w:rPr>
      </w:pPr>
      <w:r>
        <w:rPr>
          <w:rFonts w:asciiTheme="majorHAnsi" w:hAnsiTheme="majorHAnsi" w:cstheme="majorHAnsi"/>
          <w:color w:val="EE0000"/>
        </w:rPr>
        <w:t>A = Activated and connected (activate = you connected with what drives them in live and you then connected to it either personally or professionally</w:t>
      </w:r>
    </w:p>
    <w:p w14:paraId="078CE9DA" w14:textId="0B0E9163" w:rsidR="00530514" w:rsidRDefault="00530514" w:rsidP="00530514">
      <w:pPr>
        <w:spacing w:after="0"/>
        <w:rPr>
          <w:rFonts w:asciiTheme="majorHAnsi" w:hAnsiTheme="majorHAnsi" w:cstheme="majorHAnsi"/>
          <w:color w:val="EE0000"/>
        </w:rPr>
      </w:pPr>
      <w:r>
        <w:rPr>
          <w:rFonts w:asciiTheme="majorHAnsi" w:hAnsiTheme="majorHAnsi" w:cstheme="majorHAnsi"/>
          <w:color w:val="EE0000"/>
        </w:rPr>
        <w:t xml:space="preserve">B = Activated only </w:t>
      </w:r>
    </w:p>
    <w:p w14:paraId="28AF41B3" w14:textId="032E6DBE" w:rsidR="00530514" w:rsidRDefault="00530514" w:rsidP="00530514">
      <w:pPr>
        <w:spacing w:after="0"/>
        <w:rPr>
          <w:rFonts w:asciiTheme="majorHAnsi" w:hAnsiTheme="majorHAnsi" w:cstheme="majorHAnsi"/>
          <w:color w:val="EE0000"/>
        </w:rPr>
      </w:pPr>
      <w:r>
        <w:rPr>
          <w:rFonts w:asciiTheme="majorHAnsi" w:hAnsiTheme="majorHAnsi" w:cstheme="majorHAnsi"/>
          <w:color w:val="EE0000"/>
        </w:rPr>
        <w:t xml:space="preserve">C = Asked only about FORM but didn’t activate or connect </w:t>
      </w:r>
    </w:p>
    <w:p w14:paraId="30979982" w14:textId="429FB5E2" w:rsidR="00530514" w:rsidRDefault="00530514" w:rsidP="00530514">
      <w:pPr>
        <w:spacing w:after="0"/>
        <w:rPr>
          <w:rFonts w:asciiTheme="majorHAnsi" w:hAnsiTheme="majorHAnsi" w:cstheme="majorHAnsi"/>
          <w:color w:val="EE0000"/>
        </w:rPr>
      </w:pPr>
      <w:r>
        <w:rPr>
          <w:rFonts w:asciiTheme="majorHAnsi" w:hAnsiTheme="majorHAnsi" w:cstheme="majorHAnsi"/>
          <w:color w:val="EE0000"/>
        </w:rPr>
        <w:t xml:space="preserve">D = You didn’t do any of it and </w:t>
      </w:r>
      <w:proofErr w:type="spellStart"/>
      <w:r>
        <w:rPr>
          <w:rFonts w:asciiTheme="majorHAnsi" w:hAnsiTheme="majorHAnsi" w:cstheme="majorHAnsi"/>
          <w:color w:val="EE0000"/>
        </w:rPr>
        <w:t>peformed</w:t>
      </w:r>
      <w:proofErr w:type="spellEnd"/>
      <w:r>
        <w:rPr>
          <w:rFonts w:asciiTheme="majorHAnsi" w:hAnsiTheme="majorHAnsi" w:cstheme="majorHAnsi"/>
          <w:color w:val="EE0000"/>
        </w:rPr>
        <w:t xml:space="preserve"> and acted (in the customers eye’s) as a tool not a human.</w:t>
      </w:r>
    </w:p>
    <w:p w14:paraId="31CF7B98" w14:textId="77777777" w:rsidR="00530514" w:rsidRDefault="00000000">
      <w:pPr>
        <w:pStyle w:val="Heading2"/>
      </w:pPr>
      <w:r>
        <w:t xml:space="preserve">4) </w:t>
      </w:r>
      <w:r w:rsidR="00530514">
        <w:t>Setting Critical Anchors and Buyer Qualification</w:t>
      </w:r>
    </w:p>
    <w:p w14:paraId="507B3C3A" w14:textId="3E33745A" w:rsidR="00530514" w:rsidRDefault="00530514" w:rsidP="00530514">
      <w:pPr>
        <w:rPr>
          <w:color w:val="EE0000"/>
        </w:rPr>
      </w:pPr>
      <w:r w:rsidRPr="001C71E9">
        <w:rPr>
          <w:color w:val="EE0000"/>
        </w:rPr>
        <w:t xml:space="preserve">You want to set two critical anchors here: 1) they must agree to 4% 2) then they </w:t>
      </w:r>
      <w:proofErr w:type="gramStart"/>
      <w:r w:rsidRPr="001C71E9">
        <w:rPr>
          <w:color w:val="EE0000"/>
        </w:rPr>
        <w:t>have to</w:t>
      </w:r>
      <w:proofErr w:type="gramEnd"/>
      <w:r w:rsidRPr="001C71E9">
        <w:rPr>
          <w:color w:val="EE0000"/>
        </w:rPr>
        <w:t xml:space="preserve"> agree to 20-30% of the final amount as deferred electrical maintenance </w:t>
      </w:r>
    </w:p>
    <w:p w14:paraId="6CFE262E" w14:textId="39743A21" w:rsidR="001C71E9" w:rsidRDefault="001C71E9" w:rsidP="00530514">
      <w:pPr>
        <w:rPr>
          <w:color w:val="EE0000"/>
        </w:rPr>
      </w:pPr>
      <w:r>
        <w:t xml:space="preserve">“Quick question John, what is your strategy for maintaining your home and keeping it in tip-top shape?”  </w:t>
      </w:r>
      <w:r>
        <w:rPr>
          <w:color w:val="EE0000"/>
        </w:rPr>
        <w:t xml:space="preserve">the answer will be no strategy.  </w:t>
      </w:r>
      <w:r>
        <w:t xml:space="preserve">“No problem, most of my customers answer the same thing, this is normal. “The experts say you should plan on 4% of the home value for all in maintenance cost per year, would you agree with this?” </w:t>
      </w:r>
      <w:r>
        <w:rPr>
          <w:color w:val="EE0000"/>
        </w:rPr>
        <w:t>You do NOT move on until they agree with the percentage – no dollars at this point.  When they do agree you MUST lock it in with this statement after they agree…</w:t>
      </w:r>
      <w:r>
        <w:t xml:space="preserve"> “Great, so you agree the right number is 4%? – Yes – okay </w:t>
      </w:r>
      <w:proofErr w:type="gramStart"/>
      <w:r>
        <w:t>great”…</w:t>
      </w:r>
      <w:proofErr w:type="gramEnd"/>
      <w:r>
        <w:t xml:space="preserve"> “</w:t>
      </w:r>
      <w:proofErr w:type="gramStart"/>
      <w:r>
        <w:t>So</w:t>
      </w:r>
      <w:proofErr w:type="gramEnd"/>
      <w:r>
        <w:t xml:space="preserve"> John, what is the value of your home?</w:t>
      </w:r>
      <w:proofErr w:type="gramStart"/>
      <w:r>
        <w:t>”,  -</w:t>
      </w:r>
      <w:proofErr w:type="gramEnd"/>
      <w:r>
        <w:t xml:space="preserve"> $500k – “okay, and how old is the home? – 10 years – “great”.  </w:t>
      </w:r>
      <w:r>
        <w:rPr>
          <w:color w:val="EE0000"/>
        </w:rPr>
        <w:t xml:space="preserve">Pull out a calculator – not your phone </w:t>
      </w:r>
      <w:proofErr w:type="gramStart"/>
      <w:r>
        <w:rPr>
          <w:color w:val="EE0000"/>
        </w:rPr>
        <w:t>have</w:t>
      </w:r>
      <w:proofErr w:type="gramEnd"/>
      <w:r>
        <w:rPr>
          <w:color w:val="EE0000"/>
        </w:rPr>
        <w:t xml:space="preserve"> a proper one like a professional.  You’re a professional not a tool </w:t>
      </w:r>
      <w:proofErr w:type="gramStart"/>
      <w:r>
        <w:rPr>
          <w:color w:val="EE0000"/>
        </w:rPr>
        <w:t>do</w:t>
      </w:r>
      <w:proofErr w:type="gramEnd"/>
      <w:r>
        <w:rPr>
          <w:color w:val="EE0000"/>
        </w:rPr>
        <w:t xml:space="preserve"> this math and present this way:</w:t>
      </w:r>
    </w:p>
    <w:p w14:paraId="4700F25E" w14:textId="7BF21B8A" w:rsidR="001C71E9" w:rsidRDefault="001C71E9" w:rsidP="00530514">
      <w:pPr>
        <w:rPr>
          <w:color w:val="EE0000"/>
        </w:rPr>
      </w:pPr>
      <w:r>
        <w:rPr>
          <w:color w:val="EE0000"/>
        </w:rPr>
        <w:t xml:space="preserve">$500k (value of house) x 4% (home maintenance all in = $20k x 10 (homes years old deferred maintenance = $200k </w:t>
      </w:r>
    </w:p>
    <w:p w14:paraId="2BD0EB2A" w14:textId="368AA616" w:rsidR="001C71E9" w:rsidRPr="00D30FC2" w:rsidRDefault="001C71E9" w:rsidP="00530514">
      <w:r>
        <w:t xml:space="preserve">“Let me do some quick math John… (pause)… so if we do the math based on the experts it pencils out to this number (show them the calculator)”.  “Now I don’t need to ask you I am sure you hate this </w:t>
      </w:r>
      <w:proofErr w:type="gramStart"/>
      <w:r>
        <w:t>number,</w:t>
      </w:r>
      <w:proofErr w:type="gramEnd"/>
      <w:r>
        <w:t xml:space="preserve"> I do so </w:t>
      </w:r>
      <w:proofErr w:type="spellStart"/>
      <w:proofErr w:type="gramStart"/>
      <w:r>
        <w:t>lets</w:t>
      </w:r>
      <w:proofErr w:type="spellEnd"/>
      <w:proofErr w:type="gramEnd"/>
      <w:r>
        <w:t xml:space="preserve"> just – for good measure cut the number in ½.  </w:t>
      </w:r>
      <w:r>
        <w:rPr>
          <w:color w:val="EE0000"/>
        </w:rPr>
        <w:t>This is the 2</w:t>
      </w:r>
      <w:r w:rsidRPr="001C71E9">
        <w:rPr>
          <w:color w:val="EE0000"/>
          <w:vertAlign w:val="superscript"/>
        </w:rPr>
        <w:t>nd</w:t>
      </w:r>
      <w:r>
        <w:rPr>
          <w:color w:val="EE0000"/>
        </w:rPr>
        <w:t xml:space="preserve"> important anchor you </w:t>
      </w:r>
      <w:proofErr w:type="gramStart"/>
      <w:r>
        <w:rPr>
          <w:color w:val="EE0000"/>
        </w:rPr>
        <w:t>have to</w:t>
      </w:r>
      <w:proofErr w:type="gramEnd"/>
      <w:r>
        <w:rPr>
          <w:color w:val="EE0000"/>
        </w:rPr>
        <w:t xml:space="preserve"> lock them in on verbally you will say this number allowed (and you </w:t>
      </w:r>
      <w:proofErr w:type="gramStart"/>
      <w:r>
        <w:rPr>
          <w:color w:val="EE0000"/>
        </w:rPr>
        <w:t>have to</w:t>
      </w:r>
      <w:proofErr w:type="gramEnd"/>
      <w:r>
        <w:rPr>
          <w:color w:val="EE0000"/>
        </w:rPr>
        <w:t xml:space="preserve"> do some math because the number will very between 20-30% based on value of house (lower = more, higher = less).  </w:t>
      </w:r>
      <w:r w:rsidR="00D30FC2">
        <w:rPr>
          <w:color w:val="EE0000"/>
        </w:rPr>
        <w:t>“</w:t>
      </w:r>
      <w:r w:rsidR="00D30FC2" w:rsidRPr="00D30FC2">
        <w:t>Of the 4% John the experts say that 20-30% depending on value of house is allocated to electrical so if I do the math here on the number we cut in 1/</w:t>
      </w:r>
      <w:proofErr w:type="gramStart"/>
      <w:r w:rsidR="00D30FC2" w:rsidRPr="00D30FC2">
        <w:t>2 ,</w:t>
      </w:r>
      <w:proofErr w:type="gramEnd"/>
      <w:r w:rsidR="00D30FC2" w:rsidRPr="00D30FC2">
        <w:t xml:space="preserve"> it comes out to $25k. </w:t>
      </w:r>
      <w:r w:rsidR="00D30FC2" w:rsidRPr="00D30FC2">
        <w:rPr>
          <w:color w:val="EE0000"/>
        </w:rPr>
        <w:t>(at 25% in this case)</w:t>
      </w:r>
      <w:r w:rsidR="00D30FC2">
        <w:rPr>
          <w:color w:val="EE0000"/>
        </w:rPr>
        <w:t xml:space="preserve">.  </w:t>
      </w:r>
      <w:proofErr w:type="gramStart"/>
      <w:r w:rsidR="00D30FC2">
        <w:t>John ,</w:t>
      </w:r>
      <w:proofErr w:type="gramEnd"/>
      <w:r w:rsidR="00D30FC2">
        <w:t xml:space="preserve"> based on experts do you agree this is the right number for electrical deferred maintenance on home with this value and age?  </w:t>
      </w:r>
      <w:r w:rsidR="00D30FC2">
        <w:rPr>
          <w:color w:val="EE0000"/>
        </w:rPr>
        <w:t xml:space="preserve">They must say yes, then you repeat it back to them and lock it.  Only when </w:t>
      </w:r>
      <w:r w:rsidR="00D30FC2">
        <w:rPr>
          <w:color w:val="EE0000"/>
        </w:rPr>
        <w:lastRenderedPageBreak/>
        <w:t xml:space="preserve">they submit and agree do you then re-align with them.  </w:t>
      </w:r>
      <w:r w:rsidR="00D30FC2">
        <w:t>“</w:t>
      </w:r>
      <w:proofErr w:type="gramStart"/>
      <w:r w:rsidR="00D30FC2">
        <w:t>okay</w:t>
      </w:r>
      <w:proofErr w:type="gramEnd"/>
      <w:r w:rsidR="00D30FC2">
        <w:t xml:space="preserve"> great, and we can both agree that you do not want to touch that number today right John?”  - </w:t>
      </w:r>
      <w:proofErr w:type="gramStart"/>
      <w:r w:rsidR="00D30FC2">
        <w:t>Yes</w:t>
      </w:r>
      <w:proofErr w:type="gramEnd"/>
      <w:r w:rsidR="00D30FC2">
        <w:t xml:space="preserve"> that would be 100% correct – “yes, I agree John, my goal is to de-risk you from all this deferred maintenance and not touch that number”. </w:t>
      </w:r>
    </w:p>
    <w:p w14:paraId="6D7FED7E" w14:textId="56B0D16B" w:rsidR="00530514" w:rsidRPr="00D30FC2" w:rsidRDefault="00D30FC2" w:rsidP="00530514">
      <w:pPr>
        <w:rPr>
          <w:b/>
          <w:bCs/>
        </w:rPr>
      </w:pPr>
      <w:r>
        <w:rPr>
          <w:b/>
          <w:bCs/>
        </w:rPr>
        <w:t>Lock in the decision maker</w:t>
      </w:r>
    </w:p>
    <w:p w14:paraId="3379B17C" w14:textId="1ABEE3F3" w:rsidR="00530514" w:rsidRDefault="00530514" w:rsidP="00530514">
      <w:r>
        <w:t>“</w:t>
      </w:r>
      <w:r w:rsidR="00D30FC2">
        <w:t>John, based on the fact that you said you and your wife really don’t have a strategy for managing your homes maintenance, I don’t want to assume who takes the lead on making these type of decisions or if both of you are involved once it reaches a certain dollar amount but I need to make sure that all parties are available for time and efficiency purposes during the call today</w:t>
      </w:r>
      <w:r>
        <w:t>?” (Pause – wait for them to name spouse, themselves, or both)</w:t>
      </w:r>
    </w:p>
    <w:p w14:paraId="5E9AA781" w14:textId="77777777" w:rsidR="00530514" w:rsidRDefault="00530514" w:rsidP="00530514">
      <w:r>
        <w:t>Set expectation for joint discussion</w:t>
      </w:r>
    </w:p>
    <w:p w14:paraId="6E18E850" w14:textId="77777777" w:rsidR="00530514" w:rsidRDefault="00530514" w:rsidP="00530514">
      <w:r>
        <w:t>“Got it — I like to have everyone who’s part of the decision in the loop, so no one feels out of the loop or surprised later. If we do find something worth addressing today, would it be possible for both of you to be available for that part of the conversation?” (Pause – wait for agreement)</w:t>
      </w:r>
    </w:p>
    <w:p w14:paraId="4A60DFA5" w14:textId="7FC5505B" w:rsidR="003D77AD" w:rsidRDefault="00000000">
      <w:pPr>
        <w:pStyle w:val="Heading2"/>
      </w:pPr>
      <w:r>
        <w:t>Problem Discovery and Pre-Inspection</w:t>
      </w:r>
    </w:p>
    <w:p w14:paraId="01708E9E" w14:textId="77777777" w:rsidR="003D77AD" w:rsidRDefault="00000000">
      <w:r>
        <w:t>(Customer walks you over to the issue)</w:t>
      </w:r>
    </w:p>
    <w:p w14:paraId="561BF66C" w14:textId="77777777" w:rsidR="003D77AD" w:rsidRDefault="00000000">
      <w:r>
        <w:t>Follow-up Questions:</w:t>
      </w:r>
    </w:p>
    <w:p w14:paraId="09C981D4" w14:textId="77777777" w:rsidR="003D77AD" w:rsidRDefault="00000000">
      <w:r>
        <w:t>“When did you first start noticing this?”</w:t>
      </w:r>
    </w:p>
    <w:p w14:paraId="128652DF" w14:textId="77777777" w:rsidR="003D77AD" w:rsidRDefault="00000000">
      <w:r>
        <w:t>“Did anything unusual happen when it started — like a breaker trip, burning smell, flickering?”</w:t>
      </w:r>
    </w:p>
    <w:p w14:paraId="4625F8F9" w14:textId="77777777" w:rsidR="003D77AD" w:rsidRDefault="00000000">
      <w:r>
        <w:t>“Has this happened before or is this the first time?”</w:t>
      </w:r>
    </w:p>
    <w:p w14:paraId="39CD38A2" w14:textId="77777777" w:rsidR="003D77AD" w:rsidRDefault="00000000">
      <w:r>
        <w:t>“Any other areas in the house doing something similar?”</w:t>
      </w:r>
    </w:p>
    <w:p w14:paraId="11025FF8" w14:textId="77777777" w:rsidR="003D77AD" w:rsidRDefault="00000000">
      <w:r>
        <w:t>Show compassion and reassure: “Thanks for walking me through that. I know this kind of thing can be frustrating, especially when it interrupts your day or creates worry.”</w:t>
      </w:r>
    </w:p>
    <w:p w14:paraId="23285AA7" w14:textId="7DF258E4" w:rsidR="003D77AD" w:rsidRDefault="00000000">
      <w:pPr>
        <w:rPr>
          <w:ins w:id="14" w:author="richard hodge" w:date="2025-08-16T07:50:00Z" w16du:dateUtc="2025-08-16T12:50:00Z"/>
        </w:rPr>
      </w:pPr>
      <w:r>
        <w:t xml:space="preserve">Deliver credibility and personal confidence: “I’ve been doing electrical work for </w:t>
      </w:r>
      <w:r w:rsidR="00703E13">
        <w:t>[X]</w:t>
      </w:r>
      <w:r>
        <w:t xml:space="preserve"> years now and I’ve seen issues like this plenty of times. You’re in good hands — I’ll </w:t>
      </w:r>
      <w:proofErr w:type="gramStart"/>
      <w:r>
        <w:t>definitely be</w:t>
      </w:r>
      <w:proofErr w:type="gramEnd"/>
      <w:r>
        <w:t xml:space="preserve"> able to get this figured out and taken care of for you.</w:t>
      </w:r>
      <w:ins w:id="15" w:author="richard hodge" w:date="2025-08-16T07:58:00Z" w16du:dateUtc="2025-08-16T12:58:00Z">
        <w:r w:rsidR="00402249">
          <w:t xml:space="preserve"> My goal today is to earn the right to be your electrician for as long as you own the home – everything I do today will be centered around that chief goal</w:t>
        </w:r>
      </w:ins>
      <w:r>
        <w:t>”</w:t>
      </w:r>
    </w:p>
    <w:p w14:paraId="138614ED" w14:textId="2017E593" w:rsidR="006B4D14" w:rsidRDefault="006B4D14">
      <w:proofErr w:type="gramStart"/>
      <w:ins w:id="16" w:author="richard hodge" w:date="2025-08-16T07:50:00Z" w16du:dateUtc="2025-08-16T12:50:00Z">
        <w:r>
          <w:t>Also</w:t>
        </w:r>
        <w:proofErr w:type="gramEnd"/>
        <w:r>
          <w:t xml:space="preserve"> and most importantly you </w:t>
        </w:r>
        <w:proofErr w:type="gramStart"/>
        <w:r>
          <w:t>have to</w:t>
        </w:r>
        <w:proofErr w:type="gramEnd"/>
        <w:r>
          <w:t xml:space="preserve"> activate here.  Questions like: what happens as practical matter when you can’t use the outlet in the kitchen? </w:t>
        </w:r>
      </w:ins>
      <w:ins w:id="17" w:author="richard hodge" w:date="2025-08-16T07:51:00Z" w16du:dateUtc="2025-08-16T12:51:00Z">
        <w:r>
          <w:t>“</w:t>
        </w:r>
        <w:proofErr w:type="gramStart"/>
        <w:r>
          <w:t>well</w:t>
        </w:r>
        <w:proofErr w:type="gramEnd"/>
        <w:r>
          <w:t xml:space="preserve"> I can’ t make toast for my youngest kid on the </w:t>
        </w:r>
        <w:proofErr w:type="gramStart"/>
        <w:r>
          <w:t>weekends</w:t>
        </w:r>
        <w:proofErr w:type="gramEnd"/>
        <w:r>
          <w:t xml:space="preserve"> or I can’ t bake and that’s my hobby”.  Then you circle back to aligning your repair to that goal / </w:t>
        </w:r>
        <w:proofErr w:type="spellStart"/>
        <w:r>
          <w:t>activivation</w:t>
        </w:r>
        <w:proofErr w:type="spellEnd"/>
        <w:r>
          <w:t xml:space="preserve"> – this is </w:t>
        </w:r>
      </w:ins>
      <w:ins w:id="18" w:author="richard hodge" w:date="2025-08-16T07:52:00Z" w16du:dateUtc="2025-08-16T12:52:00Z">
        <w:r>
          <w:t xml:space="preserve">critical always – YOU MUST ACTIVATE AGAINST THEIR EMOTIONAL </w:t>
        </w:r>
        <w:proofErr w:type="gramStart"/>
        <w:r>
          <w:t>DRIVERS</w:t>
        </w:r>
        <w:proofErr w:type="gramEnd"/>
        <w:r>
          <w:t xml:space="preserve"> GOALS</w:t>
        </w:r>
      </w:ins>
    </w:p>
    <w:p w14:paraId="5E2A7CED" w14:textId="4ECB9191" w:rsidR="003D77AD" w:rsidRDefault="00000000">
      <w:r>
        <w:t>Share company alignment to build trust: “I’ve been with Mister Sparky for [X] years. The reason I’ve stayed is because we put a lot of pride into doing things right — safely, professionally, and with integrity. That’s important to me.”</w:t>
      </w:r>
      <w:ins w:id="19" w:author="richard hodge" w:date="2025-08-16T07:52:00Z" w16du:dateUtc="2025-08-16T12:52:00Z">
        <w:r w:rsidR="006B4D14">
          <w:t xml:space="preserve"> Personal credibility statement </w:t>
        </w:r>
      </w:ins>
    </w:p>
    <w:p w14:paraId="3336CA75" w14:textId="77777777" w:rsidR="003D77AD" w:rsidRDefault="00000000">
      <w:pPr>
        <w:pStyle w:val="Heading2"/>
      </w:pPr>
      <w:r>
        <w:lastRenderedPageBreak/>
        <w:t>6) Transition to Process Overview</w:t>
      </w:r>
    </w:p>
    <w:p w14:paraId="5801C64A" w14:textId="44AF8C11" w:rsidR="003D77AD" w:rsidRDefault="00866EC8">
      <w:r>
        <w:t xml:space="preserve">John, thanks for taking the time to allow me to get to know you since we haven’t met before, </w:t>
      </w:r>
      <w:r w:rsidR="00000000">
        <w:t xml:space="preserve"> I’m going to start with a quick inspection and gather some information </w:t>
      </w:r>
      <w:r>
        <w:t>about your homes electrical system, y</w:t>
      </w:r>
      <w:r w:rsidR="00000000">
        <w:t xml:space="preserve">ou’re more than welcome to </w:t>
      </w:r>
      <w:r>
        <w:t>do it with me</w:t>
      </w:r>
      <w:r w:rsidR="00000000">
        <w:t xml:space="preserve"> if you’d like to see what I’m doing — or you can hang out here, whatever you prefer.” (Pause for response)</w:t>
      </w:r>
    </w:p>
    <w:p w14:paraId="5720F247" w14:textId="77777777" w:rsidR="003D77AD" w:rsidRDefault="00000000">
      <w:r>
        <w:t>“Perfect — I’ll circle back once I’m finished then we’ll go over next steps together.”</w:t>
      </w:r>
    </w:p>
    <w:p w14:paraId="25FB6F20" w14:textId="77777777" w:rsidR="003D77AD" w:rsidRDefault="00000000">
      <w:pPr>
        <w:pStyle w:val="Heading2"/>
      </w:pPr>
      <w:r>
        <w:t>7) Presenting the Diagnostic</w:t>
      </w:r>
    </w:p>
    <w:p w14:paraId="39E2F697" w14:textId="77777777" w:rsidR="003D77AD" w:rsidRDefault="00000000">
      <w:r>
        <w:t>“John, is there a good place we can sit for a couple of minutes to go over what I found?” (Pause while walking with them. Sit if they offer.)</w:t>
      </w:r>
    </w:p>
    <w:p w14:paraId="531AE222" w14:textId="77777777" w:rsidR="003D77AD" w:rsidRDefault="00000000">
      <w:r>
        <w:t>“Good news — I checked your breaker panel, and everything looks solid. I saw a couple of things worth noting, but nothing urgent. For now, I want to focus on the issue you actually called us for.” (Pause. Let them respond.)</w:t>
      </w:r>
    </w:p>
    <w:p w14:paraId="4962260A" w14:textId="77777777" w:rsidR="003D77AD" w:rsidRDefault="00000000">
      <w:r>
        <w:t>“Now — I want to be fully upfront with you — I wasn’t able to isolate the exact root cause of what you’re experiencing just yet… and that’s okay. That’s actually pretty normal in systems like this.” (Pause and reassure with body language — nod, calm tone.)</w:t>
      </w:r>
    </w:p>
    <w:p w14:paraId="014400A1" w14:textId="77777777" w:rsidR="003D77AD" w:rsidRDefault="00000000">
      <w:r>
        <w:t>“Before we talk about next steps — can I ask: are you familiar at all with how your electrical system is laid out?” (Pause for a quick yes/no.)</w:t>
      </w:r>
    </w:p>
    <w:p w14:paraId="28D8D683" w14:textId="7AFDD548" w:rsidR="003D77AD" w:rsidRDefault="00000000">
      <w:r>
        <w:t xml:space="preserve">“Okay — your home’s electrical system </w:t>
      </w:r>
      <w:r w:rsidR="00703E13">
        <w:t>is one big system</w:t>
      </w:r>
      <w:r>
        <w:t xml:space="preserve"> — but it’s made up of smaller systems called circuits. That’s where I </w:t>
      </w:r>
      <w:r w:rsidR="00703E13">
        <w:t>dive in and troubleshoot</w:t>
      </w:r>
      <w:r>
        <w:t xml:space="preserve"> — at the circuit level.”</w:t>
      </w:r>
    </w:p>
    <w:p w14:paraId="21AA3802" w14:textId="112799EB" w:rsidR="003D77AD" w:rsidRPr="00866EC8" w:rsidRDefault="00000000">
      <w:pPr>
        <w:rPr>
          <w:b/>
          <w:bCs/>
        </w:rPr>
      </w:pPr>
      <w:r>
        <w:t>“</w:t>
      </w:r>
      <w:r w:rsidRPr="00866EC8">
        <w:rPr>
          <w:b/>
          <w:bCs/>
        </w:rPr>
        <w:t xml:space="preserve">I do it this way for two reasons. First — so I can look you in the eye and tell you I’ve </w:t>
      </w:r>
      <w:proofErr w:type="gramStart"/>
      <w:r w:rsidRPr="00866EC8">
        <w:rPr>
          <w:b/>
          <w:bCs/>
        </w:rPr>
        <w:t>actually found</w:t>
      </w:r>
      <w:proofErr w:type="gramEnd"/>
      <w:r w:rsidRPr="00866EC8">
        <w:rPr>
          <w:b/>
          <w:bCs/>
        </w:rPr>
        <w:t xml:space="preserve"> and fixed the issue. And second — so I can help ensure it doesn’t </w:t>
      </w:r>
      <w:r w:rsidR="00703E13" w:rsidRPr="00866EC8">
        <w:rPr>
          <w:b/>
          <w:bCs/>
        </w:rPr>
        <w:t>happen again</w:t>
      </w:r>
      <w:r w:rsidRPr="00866EC8">
        <w:rPr>
          <w:b/>
          <w:bCs/>
        </w:rPr>
        <w:t>.” (Eye contact here is essential — connect personally.)</w:t>
      </w:r>
    </w:p>
    <w:p w14:paraId="1A337098" w14:textId="77777777" w:rsidR="003D77AD" w:rsidRDefault="00000000">
      <w:r>
        <w:t>“Does that make sense so far?” (Pause for understanding.)</w:t>
      </w:r>
    </w:p>
    <w:p w14:paraId="42733A78" w14:textId="77777777" w:rsidR="003D77AD" w:rsidRDefault="00000000">
      <w:pPr>
        <w:pStyle w:val="Heading2"/>
      </w:pPr>
      <w:r>
        <w:t>9) Gain Buy-In and Transition to Estimate</w:t>
      </w:r>
    </w:p>
    <w:p w14:paraId="5996D51D" w14:textId="1F345352" w:rsidR="003D77AD" w:rsidRDefault="00000000">
      <w:r>
        <w:t xml:space="preserve">“If we want to move forward, all I need from you is a signature right here </w:t>
      </w:r>
      <w:r w:rsidR="00703E13">
        <w:t>and I can get started right away for you</w:t>
      </w:r>
      <w:r>
        <w:t>.” (Pause. Hand them the iPad or device.)</w:t>
      </w:r>
    </w:p>
    <w:p w14:paraId="0A7A8EA8" w14:textId="77777777" w:rsidR="003D77AD" w:rsidRDefault="00000000">
      <w:pPr>
        <w:pStyle w:val="Heading2"/>
      </w:pPr>
      <w:r>
        <w:t>10) Teeing Up the Circuit Restoration</w:t>
      </w:r>
    </w:p>
    <w:p w14:paraId="1ABF83B2" w14:textId="77777777" w:rsidR="003D77AD" w:rsidRDefault="00000000">
      <w:r>
        <w:t>“John, you got a minute?” (Pause – wait for them to say yes.)</w:t>
      </w:r>
    </w:p>
    <w:p w14:paraId="402C1423" w14:textId="77777777" w:rsidR="003D77AD" w:rsidRDefault="00000000">
      <w:r>
        <w:t>“Okay, great. Can we step into the room where the issue was? I’ll show you what I found.” (Walk and continue once they’re with you.)</w:t>
      </w:r>
    </w:p>
    <w:p w14:paraId="760D5FB3" w14:textId="77777777" w:rsidR="003D77AD" w:rsidRDefault="00000000">
      <w:r>
        <w:t>“Great news. I found the problem with the circuit. It has to do with the devices – they’re all quickwired. You don’t need to worry about the technical side of that — basically, it’s an easy wiring method that works fast upfront, but it’s not very durable long-term.” (Pause – let them absorb that.)</w:t>
      </w:r>
    </w:p>
    <w:p w14:paraId="7A1D3FD3" w14:textId="77777777" w:rsidR="003D77AD" w:rsidRDefault="00000000">
      <w:r>
        <w:t>“You following me so far?” (Confirm understanding.)</w:t>
      </w:r>
    </w:p>
    <w:p w14:paraId="4F266DC6" w14:textId="77777777" w:rsidR="003D77AD" w:rsidRDefault="00000000">
      <w:r>
        <w:t>“Either way — I got you fixed up today. You’ll be back to normal, everything’s working. So I’m sure that’s a relief.” (Pause – smile and let them respond.)</w:t>
      </w:r>
    </w:p>
    <w:p w14:paraId="104E22F8" w14:textId="77777777" w:rsidR="003D77AD" w:rsidRDefault="00000000">
      <w:pPr>
        <w:pStyle w:val="Heading2"/>
      </w:pPr>
      <w:r>
        <w:lastRenderedPageBreak/>
        <w:t>11) Future Risk Education</w:t>
      </w:r>
    </w:p>
    <w:p w14:paraId="20A03600" w14:textId="77777777" w:rsidR="003D77AD" w:rsidRDefault="00000000">
      <w:r>
        <w:t>“Remember at the beginning when I said: the only way I could confidently tell you I found the problem, fixed the problem, and help make sure it never happens again — was by doing this diagnostic?” (Wait for them to acknowledge.)</w:t>
      </w:r>
    </w:p>
    <w:p w14:paraId="3D44506D" w14:textId="77777777" w:rsidR="003D77AD" w:rsidRDefault="00000000">
      <w:r>
        <w:t>“Well, here we are. We found it. But here’s what’s important — all the devices we pulled out are wired the same way. So let me ask you — what do you think the chances are that this same issue might happen on another device in the same circuit?” (Pause – let them answer. Guide if needed: “Pretty likely, right?”)</w:t>
      </w:r>
    </w:p>
    <w:p w14:paraId="00CE48CF" w14:textId="77777777" w:rsidR="003D77AD" w:rsidRDefault="00000000">
      <w:r>
        <w:t>“So when it fails again, you know how we operate — we troubleshoot at the circuit level. What do you think we’d have to do again?” (Let them answer: “Diagnose it again.”)</w:t>
      </w:r>
    </w:p>
    <w:p w14:paraId="04CBCD33" w14:textId="77777777" w:rsidR="003D77AD" w:rsidRDefault="00000000">
      <w:r>
        <w:t>“Right. And there’s a fee for that — more than you’d like to pay again, I’m sure.” (Pause – small nod.)</w:t>
      </w:r>
    </w:p>
    <w:p w14:paraId="198BC026" w14:textId="77777777" w:rsidR="003D77AD" w:rsidRDefault="00000000">
      <w:pPr>
        <w:pStyle w:val="Heading2"/>
      </w:pPr>
      <w:r>
        <w:t>12) Soft Pitch</w:t>
      </w:r>
    </w:p>
    <w:p w14:paraId="21572DA3" w14:textId="77777777" w:rsidR="003D77AD" w:rsidRDefault="00000000">
      <w:r>
        <w:t>“What if I told you we could credit back your diagnostic fee toward a full solution — to make sure this doesn’t happen again — while everything’s already open and exposed?” (Pause. Don’t rush this moment.)</w:t>
      </w:r>
    </w:p>
    <w:p w14:paraId="287E8E69" w14:textId="77777777" w:rsidR="003D77AD" w:rsidRDefault="00000000">
      <w:r>
        <w:t>“Is that something you’d be interested in looking at today?” (Pause. Wait for verbal or nonverbal agreement.)</w:t>
      </w:r>
    </w:p>
    <w:p w14:paraId="1A2A1937" w14:textId="77777777" w:rsidR="003D77AD" w:rsidRDefault="00000000">
      <w:r>
        <w:t>“Great. Give me just a few minutes — I’ll pull everything together and come sit down with you to go over the options.”</w:t>
      </w:r>
    </w:p>
    <w:p w14:paraId="5C16249D" w14:textId="77777777" w:rsidR="003D77AD" w:rsidRDefault="00000000">
      <w:pPr>
        <w:pStyle w:val="Heading2"/>
      </w:pPr>
      <w:r>
        <w:t>13) Presenting the Options</w:t>
      </w:r>
    </w:p>
    <w:p w14:paraId="5887841F" w14:textId="78D79E85" w:rsidR="003D77AD" w:rsidRDefault="00000000">
      <w:r>
        <w:t xml:space="preserve">“Hey John, thanks for taking a few minutes with me today. My goal is simple — </w:t>
      </w:r>
      <w:ins w:id="20" w:author="richard hodge" w:date="2025-08-16T07:59:00Z" w16du:dateUtc="2025-08-16T12:59:00Z">
        <w:r w:rsidR="00402249">
          <w:t xml:space="preserve">remember when I said earlier that I wanted </w:t>
        </w:r>
      </w:ins>
      <w:r>
        <w:t>to earn the right to be your electrician for as long as you own your home. You’ve shared your approach with me: you’ve focused your resources on investments, your kids’ activities, and enjoying your home, which is great. You’ve got a beautiful place — you just haven’t really had to put much into the ‘bones’ of the home yet. That’s perfectly normal, and that’s where today’s conversation comes in.”</w:t>
      </w:r>
    </w:p>
    <w:p w14:paraId="61E47CC4" w14:textId="57330E20" w:rsidR="003D77AD" w:rsidRDefault="00402249">
      <w:ins w:id="21" w:author="richard hodge" w:date="2025-08-16T07:57:00Z" w16du:dateUtc="2025-08-16T12:57:00Z">
        <w:r>
          <w:t xml:space="preserve">You circle back to that from positioning it earlier at inspection </w:t>
        </w:r>
      </w:ins>
      <w:ins w:id="22" w:author="richard hodge" w:date="2025-08-16T07:59:00Z" w16du:dateUtc="2025-08-16T12:59:00Z">
        <w:r>
          <w:t xml:space="preserve">only if needed but its highly credible now - </w:t>
        </w:r>
      </w:ins>
      <w:r>
        <w:t>Framing Home Maintenance: “</w:t>
      </w:r>
      <w:r w:rsidR="007B2C2D">
        <w:t>T</w:t>
      </w:r>
      <w:r>
        <w:t>he industry standard is to allocate roughly 2% of your home’s value annually toward overall maintenance. That doesn’t mean you’re spending that amount with me today — it’s just a ballpark for all upkeep, whether that’s roofing, plumbing, electrical, HVAC, foundation work, fencing, or painting. Some years it’s one big thing, some years it’s smaller things. Today we’re focusing on the electrical side.”</w:t>
      </w:r>
    </w:p>
    <w:p w14:paraId="15934D70" w14:textId="77777777" w:rsidR="003D77AD" w:rsidRDefault="00000000">
      <w:r>
        <w:t>Setting the Tone: “Before we dive in, I want to make sure you’re comfortable stopping me at any point if I get too technical or start rambling. I’m not here to ‘sell’ you — I’m here to give you clear, straightforward options so you can make the best decision for your home. Fair enough?”</w:t>
      </w:r>
    </w:p>
    <w:p w14:paraId="4F0E7A2F" w14:textId="77777777" w:rsidR="003D77AD" w:rsidRDefault="00000000">
      <w:r>
        <w:t>Introducing the Options: “I’ve put together three investment options for you: Best, Better, and Essentials. Think of them as different levels of scope — from the most comprehensive solution to just the essentials. Let’s start at the top and work our way down.”</w:t>
      </w:r>
    </w:p>
    <w:p w14:paraId="79723543" w14:textId="78B00282" w:rsidR="003D77AD" w:rsidRDefault="00000000">
      <w:r>
        <w:lastRenderedPageBreak/>
        <w:t>Option 1 – Best (Most Comprehensive): “This covers the most work in one visit, maximizing efficiency and future-proofing your home. For example, we’d restore two circuits today. That means more reach and reliability — I’ve already got outlets and switches pulled, and since we know all the outlets are wired similarly, doing both now saves you the cost and hassle of a future call. It’s like shopping at Costco — you may get more than you immediately need, but it’s more efficient and cost-effective in the long run because you’ll use it, and you get it at a better price per unit.”</w:t>
      </w:r>
      <w:ins w:id="23" w:author="richard hodge" w:date="2025-08-16T08:00:00Z" w16du:dateUtc="2025-08-16T13:00:00Z">
        <w:r w:rsidR="00402249">
          <w:t xml:space="preserve"> Stop ask if they have any questions, ask if this option looks good to move forward with or would they like you to proceed to next one</w:t>
        </w:r>
      </w:ins>
    </w:p>
    <w:p w14:paraId="2D724387" w14:textId="346E084D" w:rsidR="003D77AD" w:rsidRDefault="00000000">
      <w:r>
        <w:t>Option 2 – Better (Single Circuit + Safety Upgrades): “This is the same quality of work, just a smaller scope. We’d restore one circuit today and roll your $600 diagnostic fee into the repair cost — effectively cutting that fee in half for you. You’d still get all the key safety items included — grounding, surge protection, updated smoke detectors, GFCI bubble covers, and tested GFCIs in the bathrooms — so your home stays safe for you and your family.”</w:t>
      </w:r>
      <w:ins w:id="24" w:author="richard hodge" w:date="2025-08-16T08:01:00Z" w16du:dateUtc="2025-08-16T13:01:00Z">
        <w:r w:rsidR="00402249">
          <w:t xml:space="preserve"> Same as </w:t>
        </w:r>
        <w:proofErr w:type="gramStart"/>
        <w:r w:rsidR="00402249">
          <w:t>above ,</w:t>
        </w:r>
        <w:proofErr w:type="gramEnd"/>
        <w:r w:rsidR="00402249">
          <w:t xml:space="preserve"> stop and ask if any questions? Does this option look good to proceed with or move to next one?</w:t>
        </w:r>
      </w:ins>
    </w:p>
    <w:p w14:paraId="13955302" w14:textId="77777777" w:rsidR="003D77AD" w:rsidRDefault="00000000">
      <w:r>
        <w:t>Option 3 – Essentials (Baseline Safety Work Only): “This is the minimum I’d recommend — taking care of those critical safety measures I just mentioned, without any circuit restoration work. It addresses immediate safety needs but leaves the functional upgrades for another time.”</w:t>
      </w:r>
    </w:p>
    <w:p w14:paraId="629E39B5" w14:textId="339D71D8" w:rsidR="003D77AD" w:rsidRDefault="00000000">
      <w:pPr>
        <w:pStyle w:val="Heading2"/>
      </w:pPr>
      <w:r>
        <w:t>14) Closing &amp; Decision</w:t>
      </w:r>
      <w:ins w:id="25" w:author="richard hodge" w:date="2025-08-16T08:01:00Z" w16du:dateUtc="2025-08-16T13:01:00Z">
        <w:r w:rsidR="00402249">
          <w:t xml:space="preserve"> – no cl</w:t>
        </w:r>
      </w:ins>
      <w:ins w:id="26" w:author="richard hodge" w:date="2025-08-16T08:02:00Z" w16du:dateUtc="2025-08-16T13:02:00Z">
        <w:r w:rsidR="00402249">
          <w:t xml:space="preserve">osing we are closing through the options not after </w:t>
        </w:r>
      </w:ins>
    </w:p>
    <w:p w14:paraId="6B18C79E" w14:textId="77777777" w:rsidR="003D77AD" w:rsidRDefault="00000000">
      <w:r>
        <w:t xml:space="preserve">“So that’s the overview: Best for maximum efficiency and long-term coverage, </w:t>
      </w:r>
      <w:proofErr w:type="gramStart"/>
      <w:r>
        <w:t>Better</w:t>
      </w:r>
      <w:proofErr w:type="gramEnd"/>
      <w:r>
        <w:t xml:space="preserve"> for solid safety plus one circuit restoration, and Essentials for safety only. Which option feels right for you today?”</w:t>
      </w:r>
    </w:p>
    <w:p w14:paraId="30AEE3B2" w14:textId="77777777" w:rsidR="003D77AD" w:rsidRDefault="00000000">
      <w:r>
        <w:t>If “Need to talk to spouse” comes up now: “Absolutely — I’d want to do the same thing. This is an investment in your home, and it’s worth making together. Just so we don’t lose momentum and so your spouse has the same info you do, would it be possible to give them a quick call or put them on speaker? Sometimes it helps if I’m here to answer any questions in real time instead of you having to re-explain later.”</w:t>
      </w:r>
    </w:p>
    <w:sectPr w:rsidR="003D77AD" w:rsidSect="00A14CED">
      <w:pgSz w:w="12240" w:h="15840"/>
      <w:pgMar w:top="864" w:right="1800" w:bottom="44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198008">
    <w:abstractNumId w:val="8"/>
  </w:num>
  <w:num w:numId="2" w16cid:durableId="699084147">
    <w:abstractNumId w:val="6"/>
  </w:num>
  <w:num w:numId="3" w16cid:durableId="1264341452">
    <w:abstractNumId w:val="5"/>
  </w:num>
  <w:num w:numId="4" w16cid:durableId="236667390">
    <w:abstractNumId w:val="4"/>
  </w:num>
  <w:num w:numId="5" w16cid:durableId="1236545903">
    <w:abstractNumId w:val="7"/>
  </w:num>
  <w:num w:numId="6" w16cid:durableId="727415030">
    <w:abstractNumId w:val="3"/>
  </w:num>
  <w:num w:numId="7" w16cid:durableId="800225754">
    <w:abstractNumId w:val="2"/>
  </w:num>
  <w:num w:numId="8" w16cid:durableId="842235251">
    <w:abstractNumId w:val="1"/>
  </w:num>
  <w:num w:numId="9" w16cid:durableId="20041164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hodge">
    <w15:presenceInfo w15:providerId="Windows Live" w15:userId="41b0300f37e0e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E34"/>
    <w:rsid w:val="001C71E9"/>
    <w:rsid w:val="0029639D"/>
    <w:rsid w:val="00326F90"/>
    <w:rsid w:val="003D77AD"/>
    <w:rsid w:val="00402249"/>
    <w:rsid w:val="00475E71"/>
    <w:rsid w:val="00525813"/>
    <w:rsid w:val="00530514"/>
    <w:rsid w:val="006B4D14"/>
    <w:rsid w:val="006C6390"/>
    <w:rsid w:val="00703E13"/>
    <w:rsid w:val="007B2C2D"/>
    <w:rsid w:val="00866EC8"/>
    <w:rsid w:val="00A14CED"/>
    <w:rsid w:val="00AA1D8D"/>
    <w:rsid w:val="00B47730"/>
    <w:rsid w:val="00B8445B"/>
    <w:rsid w:val="00CB0664"/>
    <w:rsid w:val="00D30FC2"/>
    <w:rsid w:val="00D513FA"/>
    <w:rsid w:val="00D63E0E"/>
    <w:rsid w:val="00E25F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2FE0A"/>
  <w14:defaultImageDpi w14:val="300"/>
  <w15:docId w15:val="{72151563-7AAB-BD4D-9828-2C84FF4B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73E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2301</Words>
  <Characters>13118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hodge</cp:lastModifiedBy>
  <cp:revision>2</cp:revision>
  <cp:lastPrinted>2025-08-25T13:38:00Z</cp:lastPrinted>
  <dcterms:created xsi:type="dcterms:W3CDTF">2025-12-17T01:59:00Z</dcterms:created>
  <dcterms:modified xsi:type="dcterms:W3CDTF">2025-12-17T01:59:00Z</dcterms:modified>
  <cp:category/>
</cp:coreProperties>
</file>